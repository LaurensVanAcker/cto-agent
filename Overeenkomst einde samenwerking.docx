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E3F2" w14:textId="59293BCE" w:rsidR="00726B0D" w:rsidRDefault="0093541E">
      <w:r>
        <w:t>OVEREENKOMST – DADING</w:t>
      </w:r>
    </w:p>
    <w:p w14:paraId="301192AC" w14:textId="77777777" w:rsidR="0093541E" w:rsidRDefault="0093541E"/>
    <w:p w14:paraId="7029D3CA" w14:textId="1E8D3C0B" w:rsidR="0093541E" w:rsidRDefault="0093541E">
      <w:r>
        <w:t>Tussen :</w:t>
      </w:r>
    </w:p>
    <w:p w14:paraId="6F1819F0" w14:textId="1787C4C4" w:rsidR="0093541E" w:rsidRDefault="0093541E">
      <w:r>
        <w:t>B.O.E.M.M. NV, met maatschappelijke zetel te Antoon Catriestraat 39a te 9031 Drongen, ingeschreven in het rechtspersonenregister onder het nummer 0678.662.280, vertegenwoordigd door haar bestuurder, Someday... BV die op haar beurt vertegenwoordigd wordt door haar vaste vertegenwoordiger Lieven Bonamie;</w:t>
      </w:r>
    </w:p>
    <w:p w14:paraId="03BAE79A" w14:textId="10C81007" w:rsidR="0093541E" w:rsidRDefault="0093541E">
      <w:r>
        <w:t>Hierna genoemd de "Vennootschap".</w:t>
      </w:r>
    </w:p>
    <w:p w14:paraId="5DF449D7" w14:textId="77777777" w:rsidR="0093541E" w:rsidRDefault="0093541E"/>
    <w:p w14:paraId="5DF449D8" w14:textId="77777778" w:rsidR="0093541E" w:rsidRDefault="0093541E">
      <w:r>
        <w:rPr>
          <w:i/>
        </w:rPr>
        <w:t>en</w:t>
      </w:r>
    </w:p>
    <w:p w14:paraId="5DF449D9" w14:textId="77777779" w:rsidR="0093541E" w:rsidRDefault="0093541E"/>
    <w:p w14:paraId="45717DEA" w14:textId="1AE37E89" w:rsidR="0093541E" w:rsidRDefault="0093541E">
      <w:r>
        <w:t>Nempo BV, met maatschappelijke zetel te Lindestuk 15, 9032 Gent en met ondernemingsnummer BE 0711.903.586, vertegenwoordigd door haar bestuurder, Laurens Van Acker;</w:t>
      </w:r>
    </w:p>
    <w:p w14:paraId="4C11AEBC" w14:textId="77777777" w:rsidR="00E31AF3" w:rsidRDefault="00E31AF3"/>
    <w:p w14:paraId="771E8499" w14:textId="52AAF196" w:rsidR="0093541E" w:rsidRDefault="0093541E">
      <w:r>
        <w:t>Hierna genoemd de "Dienstverlener".</w:t>
      </w:r>
    </w:p>
    <w:p w14:paraId="4CF5DB11" w14:textId="77777777" w:rsidR="00E31AF3" w:rsidRDefault="00E31AF3"/>
    <w:p w14:paraId="230F2E95" w14:textId="75B8C36E" w:rsidR="0093541E" w:rsidRDefault="0093541E">
      <w:r>
        <w:t>Is overeengekomen wat volgt :</w:t>
      </w:r>
    </w:p>
    <w:p w14:paraId="26BAF548" w14:textId="32DDB7B6" w:rsidR="0093541E" w:rsidRDefault="0093541E" w:rsidP="0093541E">
      <w:pPr>
        <w:pStyle w:val="ListParagraph"/>
        <w:numPr>
          <w:ilvl w:val="0"/>
          <w:numId w:val="1"/>
        </w:numPr>
      </w:pPr>
      <w:r>
        <w:t>Partijen hebben een dienstverleningsovereenkomst gesloten op 29 maart 2024, nadien gewijzigd bij addendum van 19 september 2024.</w:t>
      </w:r>
    </w:p>
    <w:p w14:paraId="0F057AAB" w14:textId="77777777" w:rsidR="00E31AF3" w:rsidRDefault="00E31AF3" w:rsidP="00E31AF3">
      <w:pPr>
        <w:pStyle w:val="ListParagraph"/>
      </w:pPr>
    </w:p>
    <w:p w14:paraId="13E81933" w14:textId="20BC4E93" w:rsidR="0093541E" w:rsidRDefault="0093541E" w:rsidP="0093541E">
      <w:pPr>
        <w:pStyle w:val="ListParagraph"/>
        <w:numPr>
          <w:ilvl w:val="0"/>
          <w:numId w:val="1"/>
        </w:numPr>
      </w:pPr>
      <w:r>
        <w:t xml:space="preserve">Partijen hebben in onderlinge overeenstemming besloten hun samenwerking definitief en volledig te beëindigen op </w:t>
      </w:r>
      <w:r w:rsidR="002B41C8">
        <w:t>X</w:t>
      </w:r>
      <w:r>
        <w:t>, zonder dat nog enige verdere opzegging nodig is.</w:t>
      </w:r>
    </w:p>
    <w:p w14:paraId="31B385C7" w14:textId="77777777" w:rsidR="00E31AF3" w:rsidRDefault="00E31AF3" w:rsidP="00E31AF3">
      <w:pPr>
        <w:pStyle w:val="ListParagraph"/>
      </w:pPr>
    </w:p>
    <w:p w14:paraId="7C7064F5" w14:textId="49E01A4A" w:rsidR="0093541E" w:rsidRDefault="0093541E" w:rsidP="0093541E">
      <w:pPr>
        <w:pStyle w:val="ListParagraph"/>
        <w:numPr>
          <w:ilvl w:val="0"/>
          <w:numId w:val="1"/>
        </w:numPr>
      </w:pPr>
      <w:r>
        <w:t>Tot die datum voeren beide partijen hun verplichtingen uit zoals beschreven in hun voormelde overeenkomsten, met uitzondering van het in artikel 2 bepaalde gemiddelde prestatievolume per kalenderjaar, dat op deze uitloopperiode niet van toepassing is.</w:t>
      </w:r>
    </w:p>
    <w:p w14:paraId="469F1081" w14:textId="77777777" w:rsidR="003E4B96" w:rsidDel="00D159AC" w:rsidRDefault="003E4B96" w:rsidP="003E4B96">
      <w:pPr>
        <w:pStyle w:val="ListParagraph"/>
        <w:rPr>
          <w:del w:id="0" w:author="Laurens Van Acker" w:date="2026-04-16T19:41:00Z" w16du:dateUtc="2026-04-16T17:41:00Z"/>
        </w:rPr>
      </w:pPr>
    </w:p>
    <w:p w14:paraId="425CED83" w14:textId="5685A092" w:rsidR="007036A7" w:rsidDel="00D159AC" w:rsidRDefault="0093541E" w:rsidP="00D159AC">
      <w:pPr>
        <w:numPr>
          <w:ilvl w:val="0"/>
          <w:numId w:val="1"/>
        </w:numPr>
        <w:ind w:left="0"/>
        <w:rPr>
          <w:del w:id="1" w:author="Laurens Van Acker" w:date="2026-04-16T19:41:00Z" w16du:dateUtc="2026-04-16T17:41:00Z"/>
        </w:rPr>
        <w:pPrChange w:id="2" w:author="Laurens Van Acker" w:date="2026-04-16T19:41:00Z" w16du:dateUtc="2026-04-16T17:41:00Z">
          <w:pPr>
            <w:pStyle w:val="ListParagraph"/>
            <w:numPr>
              <w:numId w:val="1"/>
            </w:numPr>
            <w:ind w:hanging="360"/>
          </w:pPr>
        </w:pPrChange>
      </w:pPr>
      <w:commentRangeStart w:id="3"/>
      <w:del w:id="4" w:author="Laurens Van Acker" w:date="2026-04-16T19:41:00Z" w16du:dateUtc="2026-04-16T17:41:00Z">
        <w:r w:rsidDel="00D159AC">
          <w:delText>Dit betekent dat de Dienstverlener de lopende prestaties blijft verlenen zoals beschreven in de voormelde overeenkomsten.</w:delText>
        </w:r>
        <w:commentRangeEnd w:id="3"/>
        <w:r w:rsidR="00E512A0" w:rsidDel="00D159AC">
          <w:rPr>
            <w:rStyle w:val="CommentReference"/>
            <w:sz w:val="22"/>
            <w:szCs w:val="22"/>
          </w:rPr>
          <w:commentReference w:id="3"/>
        </w:r>
      </w:del>
    </w:p>
    <w:p w14:paraId="2BDCB019" w14:textId="77777777" w:rsidR="00E31AF3" w:rsidRDefault="00E31AF3" w:rsidP="00D159AC">
      <w:pPr>
        <w:pPrChange w:id="5" w:author="Laurens Van Acker" w:date="2026-04-16T19:41:00Z" w16du:dateUtc="2026-04-16T17:41:00Z">
          <w:pPr>
            <w:pStyle w:val="ListParagraph"/>
          </w:pPr>
        </w:pPrChange>
      </w:pPr>
    </w:p>
    <w:p w14:paraId="39AAF928" w14:textId="50A23377" w:rsidR="00E512A0" w:rsidRDefault="0093541E" w:rsidP="00E512A0">
      <w:pPr>
        <w:pStyle w:val="ListParagraph"/>
        <w:numPr>
          <w:ilvl w:val="0"/>
          <w:numId w:val="1"/>
        </w:numPr>
      </w:pPr>
      <w:r>
        <w:t>De Vennootschap vergoedt de aldus geleverde prestaties niettegenstaande voormelde inhoudelijke wijzigingen en het voorgenomen einde van de samenwerking, conform de vergoedingsregeling zoals vastgelegd in de voormelde overeenkomsten, zijnde de Vaste Vergoeding per dag zoals bepaald in artikel 6.1 van het addendum van 19 september 2024, exclusief BTW.</w:t>
      </w:r>
      <w:r w:rsidR="00E512A0">
        <w:br/>
      </w:r>
    </w:p>
    <w:p w14:paraId="2278283A" w14:textId="746C34C2" w:rsidR="0093541E" w:rsidRDefault="0093541E" w:rsidP="0093541E">
      <w:pPr>
        <w:pStyle w:val="ListParagraph"/>
      </w:pPr>
      <w:r>
        <w:t>Daartoe legt de Dienstverlener elke maand een factuur voor aan de Vennootschap</w:t>
      </w:r>
      <w:del w:id="6" w:author="Laurens Van Acker" w:date="2026-04-16T19:42:00Z" w16du:dateUtc="2026-04-16T17:42:00Z">
        <w:r w:rsidDel="00D159AC">
          <w:delText xml:space="preserve">, </w:delText>
        </w:r>
        <w:commentRangeStart w:id="7"/>
        <w:r w:rsidDel="00D159AC">
          <w:delText>met een beschrijving van de geleverde Diensten</w:delText>
        </w:r>
      </w:del>
      <w:r>
        <w:t xml:space="preserve">. </w:t>
      </w:r>
      <w:commentRangeEnd w:id="7"/>
      <w:r w:rsidR="00E512A0">
        <w:rPr>
          <w:rStyle w:val="CommentReference"/>
          <w:sz w:val="22"/>
          <w:szCs w:val="22"/>
        </w:rPr>
        <w:commentReference w:id="7"/>
      </w:r>
      <w:r>
        <w:t>De Vennootschap betaalt de factuur (alle taksen inbegrepen) binnen de tien (10) dagen na goedkeuring, conform artikel 6.6 van de dienstverleningsovereenkomst.</w:t>
      </w:r>
    </w:p>
    <w:p w14:paraId="184E4F77" w14:textId="77777777" w:rsidR="0093541E" w:rsidRDefault="0093541E" w:rsidP="0093541E">
      <w:pPr>
        <w:pStyle w:val="ListParagraph"/>
      </w:pPr>
    </w:p>
    <w:p w14:paraId="555AF39F" w14:textId="586499E9" w:rsidR="0093541E" w:rsidRDefault="0093541E" w:rsidP="0093541E">
      <w:pPr>
        <w:pStyle w:val="ListParagraph"/>
        <w:numPr>
          <w:ilvl w:val="0"/>
          <w:numId w:val="1"/>
        </w:numPr>
      </w:pPr>
      <w:r>
        <w:lastRenderedPageBreak/>
        <w:t>De Vennootschap zal daarboven aan de Dienstverlener een eenmalige exit-bonus betalen van 8 750 euro, exclusief BTW. De uitbetaling van de exit-bonus gebeurt samen met de laatste factuur van de Dienstverlener, binnen dertig (30) dagen.</w:t>
      </w:r>
    </w:p>
    <w:p w14:paraId="65372F5C" w14:textId="539DD412" w:rsidR="007036A7" w:rsidRDefault="0053445D" w:rsidP="0053445D">
      <w:pPr>
        <w:ind w:left="708"/>
      </w:pPr>
      <w:r>
        <w:t>Deze exit-bonus is verworven wanneer de Dienstverlener volgende deliverables heeft gerealiseerd voor de einddatum:</w:t>
      </w:r>
    </w:p>
    <w:p w14:paraId="65372F02" w14:textId="539DD402" w:rsidR="007036A7" w:rsidRDefault="0053445D" w:rsidP="0053445D">
      <w:pPr>
        <w:ind w:left="708"/>
      </w:pPr>
      <w:r>
        <w:t>a) Overdracht toegangen en dossier: alle admin-accounts, cloudomgevingen, DNS, repositories, CI/CD, SaaS-abonnementen en wachtwoordkluis overgedragen;</w:t>
      </w:r>
    </w:p>
    <w:p w14:paraId="65372F03" w14:textId="539DD403" w:rsidR="007036A7" w:rsidRDefault="0053445D" w:rsidP="0053445D">
      <w:pPr>
        <w:ind w:left="708"/>
      </w:pPr>
      <w:r>
        <w:t xml:space="preserve">b) </w:t>
      </w:r>
      <w:commentRangeStart w:id="8"/>
      <w:r>
        <w:t>MyStaffler release-klaar: de mobiele app met login, shiftplanning (weekweergave), contract annuleren, prikklok (met optionele locatie en foto), push-notificaties, persoonlijke gegevens (alleen lezen), profielfoto en salarisoverzicht is beschikbaar in de app stores tegen eind juni 2026;</w:t>
      </w:r>
      <w:commentRangeEnd w:id="8"/>
      <w:r w:rsidR="00D159AC">
        <w:rPr>
          <w:rStyle w:val="CommentReference"/>
          <w:sz w:val="22"/>
          <w:szCs w:val="22"/>
        </w:rPr>
        <w:commentReference w:id="8"/>
      </w:r>
    </w:p>
    <w:p w14:paraId="6F4142F0" w14:textId="25755969" w:rsidR="007036A7" w:rsidRDefault="0053445D" w:rsidP="002B41C8">
      <w:pPr>
        <w:ind w:left="708"/>
      </w:pPr>
      <w:r>
        <w:t>c) Opleiding Dieter als systeembeheerder: minimum vijf (5) sessies met vaste topics (systeembeheer, monitoring, backups, Active Directory, helpdesk) uitgevoerd;</w:t>
      </w:r>
    </w:p>
    <w:p w14:paraId="45164798" w14:textId="77777777" w:rsidR="00E8599A" w:rsidRDefault="00E8599A" w:rsidP="002B41C8">
      <w:pPr>
        <w:ind w:left="708"/>
      </w:pPr>
    </w:p>
    <w:p w14:paraId="01DA90E1" w14:textId="10A8412C" w:rsidR="007036A7" w:rsidRDefault="007036A7" w:rsidP="007036A7">
      <w:r>
        <w:t>Overeenkomst-dading opgesteld in twee exemplaren, waarvan elke partij er een heeft ontvangen.</w:t>
      </w:r>
    </w:p>
    <w:p w14:paraId="5B0185C8" w14:textId="77777777" w:rsidR="007036A7" w:rsidRDefault="007036A7" w:rsidP="007036A7"/>
    <w:p w14:paraId="26EB6664" w14:textId="61A8CB37" w:rsidR="007036A7" w:rsidRDefault="007036A7" w:rsidP="007036A7">
      <w:r>
        <w:t>Drongen, .... april 2026</w:t>
      </w:r>
    </w:p>
    <w:p w14:paraId="66B38486" w14:textId="2B45466F" w:rsidR="007036A7" w:rsidRDefault="00B3322D" w:rsidP="007036A7">
      <w:r>
        <w:t xml:space="preserve">Voor de Vennootschap, </w:t>
      </w:r>
      <w:r>
        <w:tab/>
      </w:r>
      <w:r>
        <w:tab/>
      </w:r>
      <w:r>
        <w:tab/>
      </w:r>
      <w:r>
        <w:tab/>
        <w:t>De Dienstverlener,</w:t>
      </w:r>
    </w:p>
    <w:p w14:paraId="66B384A0" w14:textId="2B454670" w:rsidR="007036A7" w:rsidRDefault="007036A7" w:rsidP="007036A7"/>
    <w:p w14:paraId="66B384A1" w14:textId="2B454671" w:rsidR="007036A7" w:rsidRDefault="007036A7" w:rsidP="007036A7"/>
    <w:p w14:paraId="66B384A2" w14:textId="2B454672" w:rsidR="007036A7" w:rsidRDefault="007036A7" w:rsidP="007036A7"/>
    <w:p w14:paraId="66B38487" w14:textId="2B45466E" w:rsidR="007036A7" w:rsidRDefault="007036A7" w:rsidP="007036A7">
      <w:r>
        <w:t>B.O.E.M.M. NV</w:t>
      </w:r>
      <w:r>
        <w:tab/>
      </w:r>
      <w:r>
        <w:tab/>
      </w:r>
      <w:r>
        <w:tab/>
      </w:r>
      <w:r>
        <w:tab/>
      </w:r>
      <w:r>
        <w:tab/>
        <w:t>Nempo BV</w:t>
      </w:r>
    </w:p>
    <w:p w14:paraId="66B38488" w14:textId="2B45466D" w:rsidR="007036A7" w:rsidRDefault="007036A7" w:rsidP="007036A7">
      <w:r>
        <w:t>Someday... BV</w:t>
      </w:r>
      <w:r>
        <w:tab/>
      </w:r>
      <w:r>
        <w:tab/>
      </w:r>
      <w:r>
        <w:tab/>
      </w:r>
      <w:r>
        <w:tab/>
      </w:r>
      <w:r>
        <w:tab/>
        <w:t>Bestuurder Laurens Van Acker</w:t>
      </w:r>
    </w:p>
    <w:p w14:paraId="66B38489" w14:textId="2B45466C" w:rsidR="007036A7" w:rsidRDefault="007036A7" w:rsidP="007036A7">
      <w:r>
        <w:t>Vaste vertegenwoordiger Lieven Bonamie</w:t>
      </w:r>
    </w:p>
    <w:sectPr w:rsidR="007036A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aurens Van Acker" w:date="2026-04-16T17:39:00Z" w:initials="LVA">
    <w:p w14:paraId="4518A1EC" w14:textId="77777777" w:rsidR="00E512A0" w:rsidRDefault="00E512A0" w:rsidP="00E512A0">
      <w:r>
        <w:rPr>
          <w:rStyle w:val="CommentReference"/>
        </w:rPr>
        <w:annotationRef/>
      </w:r>
      <w:r>
        <w:rPr>
          <w:sz w:val="20"/>
          <w:szCs w:val="20"/>
        </w:rPr>
        <w:t>Ik weet niet goed waarom dit hier nog eens bij staat, gezien dit al onder 3. staat?</w:t>
      </w:r>
    </w:p>
  </w:comment>
  <w:comment w:id="7" w:author="Laurens Van Acker" w:date="2026-04-16T17:40:00Z" w:initials="LVA">
    <w:p w14:paraId="799D3CE3" w14:textId="77777777" w:rsidR="00E512A0" w:rsidRDefault="00E512A0" w:rsidP="00E512A0">
      <w:r>
        <w:rPr>
          <w:rStyle w:val="CommentReference"/>
        </w:rPr>
        <w:annotationRef/>
      </w:r>
      <w:r>
        <w:rPr>
          <w:sz w:val="20"/>
          <w:szCs w:val="20"/>
        </w:rPr>
        <w:t>Dat is toch niet?</w:t>
      </w:r>
    </w:p>
  </w:comment>
  <w:comment w:id="8" w:author="Laurens Van Acker" w:date="2026-04-16T19:42:00Z" w:initials="LVA">
    <w:p w14:paraId="1CEEDD37" w14:textId="77777777" w:rsidR="00D159AC" w:rsidRDefault="00D159AC" w:rsidP="00D159AC">
      <w:r>
        <w:rPr>
          <w:rStyle w:val="CommentReference"/>
        </w:rPr>
        <w:annotationRef/>
      </w:r>
      <w:r>
        <w:rPr>
          <w:sz w:val="20"/>
          <w:szCs w:val="20"/>
        </w:rPr>
        <w:t>Lijkt me nog altijd vrij vaag. Maar goed.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8A1EC" w15:done="0"/>
  <w15:commentEx w15:paraId="799D3CE3" w15:done="0"/>
  <w15:commentEx w15:paraId="1CEED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FF076" w16cex:dateUtc="2026-04-16T15:39:00Z"/>
  <w16cex:commentExtensible w16cex:durableId="7CDA0A27" w16cex:dateUtc="2026-04-16T15:40:00Z"/>
  <w16cex:commentExtensible w16cex:durableId="4B473B3B" w16cex:dateUtc="2026-04-16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8A1EC" w16cid:durableId="2CEFF076"/>
  <w16cid:commentId w16cid:paraId="799D3CE3" w16cid:durableId="7CDA0A27"/>
  <w16cid:commentId w16cid:paraId="1CEEDD37" w16cid:durableId="4B473B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C39"/>
    <w:multiLevelType w:val="hybridMultilevel"/>
    <w:tmpl w:val="1116D60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466815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ens Van Acker">
    <w15:presenceInfo w15:providerId="AD" w15:userId="S::laurens.van.acker@boemm.eu::fe352c24-36e7-404a-8019-a31ac6c2d3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1E"/>
    <w:rsid w:val="0018571C"/>
    <w:rsid w:val="001E4835"/>
    <w:rsid w:val="00217DFD"/>
    <w:rsid w:val="002B41C8"/>
    <w:rsid w:val="003335A2"/>
    <w:rsid w:val="003E4B96"/>
    <w:rsid w:val="00451792"/>
    <w:rsid w:val="0053445D"/>
    <w:rsid w:val="005C0CE3"/>
    <w:rsid w:val="00625B07"/>
    <w:rsid w:val="006D4481"/>
    <w:rsid w:val="007036A7"/>
    <w:rsid w:val="00726B0D"/>
    <w:rsid w:val="007511B4"/>
    <w:rsid w:val="00824C45"/>
    <w:rsid w:val="0084067C"/>
    <w:rsid w:val="00875012"/>
    <w:rsid w:val="0093541E"/>
    <w:rsid w:val="009B0565"/>
    <w:rsid w:val="00B3322D"/>
    <w:rsid w:val="00B87B49"/>
    <w:rsid w:val="00D159AC"/>
    <w:rsid w:val="00D37AA8"/>
    <w:rsid w:val="00E31AF3"/>
    <w:rsid w:val="00E512A0"/>
    <w:rsid w:val="00E8599A"/>
    <w:rsid w:val="00EA03C4"/>
    <w:rsid w:val="00F54F03"/>
    <w:rsid w:val="00F861F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9BEB"/>
  <w15:chartTrackingRefBased/>
  <w15:docId w15:val="{5C01642E-FD96-4CCE-B7D1-C8BD1620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41E"/>
    <w:rPr>
      <w:rFonts w:eastAsiaTheme="majorEastAsia" w:cstheme="majorBidi"/>
      <w:color w:val="272727" w:themeColor="text1" w:themeTint="D8"/>
    </w:rPr>
  </w:style>
  <w:style w:type="paragraph" w:styleId="Title">
    <w:name w:val="Title"/>
    <w:basedOn w:val="Normal"/>
    <w:next w:val="Normal"/>
    <w:link w:val="TitleChar"/>
    <w:uiPriority w:val="10"/>
    <w:qFormat/>
    <w:rsid w:val="0093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41E"/>
    <w:pPr>
      <w:spacing w:before="160"/>
      <w:jc w:val="center"/>
    </w:pPr>
    <w:rPr>
      <w:i/>
      <w:iCs/>
      <w:color w:val="404040" w:themeColor="text1" w:themeTint="BF"/>
    </w:rPr>
  </w:style>
  <w:style w:type="character" w:customStyle="1" w:styleId="QuoteChar">
    <w:name w:val="Quote Char"/>
    <w:basedOn w:val="DefaultParagraphFont"/>
    <w:link w:val="Quote"/>
    <w:uiPriority w:val="29"/>
    <w:rsid w:val="0093541E"/>
    <w:rPr>
      <w:i/>
      <w:iCs/>
      <w:color w:val="404040" w:themeColor="text1" w:themeTint="BF"/>
    </w:rPr>
  </w:style>
  <w:style w:type="paragraph" w:styleId="ListParagraph">
    <w:name w:val="List Paragraph"/>
    <w:basedOn w:val="Normal"/>
    <w:uiPriority w:val="34"/>
    <w:qFormat/>
    <w:rsid w:val="0093541E"/>
    <w:pPr>
      <w:ind w:left="720"/>
      <w:contextualSpacing/>
    </w:pPr>
  </w:style>
  <w:style w:type="character" w:styleId="IntenseEmphasis">
    <w:name w:val="Intense Emphasis"/>
    <w:basedOn w:val="DefaultParagraphFont"/>
    <w:uiPriority w:val="21"/>
    <w:qFormat/>
    <w:rsid w:val="0093541E"/>
    <w:rPr>
      <w:i/>
      <w:iCs/>
      <w:color w:val="0F4761" w:themeColor="accent1" w:themeShade="BF"/>
    </w:rPr>
  </w:style>
  <w:style w:type="paragraph" w:styleId="IntenseQuote">
    <w:name w:val="Intense Quote"/>
    <w:basedOn w:val="Normal"/>
    <w:next w:val="Normal"/>
    <w:link w:val="IntenseQuoteChar"/>
    <w:uiPriority w:val="30"/>
    <w:qFormat/>
    <w:rsid w:val="00935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41E"/>
    <w:rPr>
      <w:i/>
      <w:iCs/>
      <w:color w:val="0F4761" w:themeColor="accent1" w:themeShade="BF"/>
    </w:rPr>
  </w:style>
  <w:style w:type="character" w:styleId="IntenseReference">
    <w:name w:val="Intense Reference"/>
    <w:basedOn w:val="DefaultParagraphFont"/>
    <w:uiPriority w:val="32"/>
    <w:qFormat/>
    <w:rsid w:val="0093541E"/>
    <w:rPr>
      <w:b/>
      <w:bCs/>
      <w:smallCaps/>
      <w:color w:val="0F4761" w:themeColor="accent1" w:themeShade="BF"/>
      <w:spacing w:val="5"/>
    </w:rPr>
  </w:style>
  <w:style w:type="paragraph" w:styleId="Revision">
    <w:name w:val="Revision"/>
    <w:hidden/>
    <w:uiPriority w:val="99"/>
    <w:semiHidden/>
    <w:rsid w:val="00E512A0"/>
    <w:pPr>
      <w:spacing w:after="0" w:line="240" w:lineRule="auto"/>
    </w:pPr>
  </w:style>
  <w:style w:type="character" w:styleId="CommentReference">
    <w:name w:val="annotation reference"/>
    <w:basedOn w:val="DefaultParagraphFont"/>
    <w:uiPriority w:val="99"/>
    <w:semiHidden/>
    <w:unhideWhenUsed/>
    <w:rsid w:val="00E512A0"/>
    <w:rPr>
      <w:sz w:val="16"/>
      <w:szCs w:val="16"/>
    </w:rPr>
  </w:style>
  <w:style w:type="paragraph" w:styleId="CommentText">
    <w:name w:val="annotation text"/>
    <w:basedOn w:val="Normal"/>
    <w:link w:val="CommentTextChar"/>
    <w:uiPriority w:val="99"/>
    <w:semiHidden/>
    <w:unhideWhenUsed/>
    <w:rsid w:val="00E512A0"/>
    <w:pPr>
      <w:spacing w:line="240" w:lineRule="auto"/>
    </w:pPr>
    <w:rPr>
      <w:sz w:val="20"/>
      <w:szCs w:val="20"/>
    </w:rPr>
  </w:style>
  <w:style w:type="character" w:customStyle="1" w:styleId="CommentTextChar">
    <w:name w:val="Comment Text Char"/>
    <w:basedOn w:val="DefaultParagraphFont"/>
    <w:link w:val="CommentText"/>
    <w:uiPriority w:val="99"/>
    <w:semiHidden/>
    <w:rsid w:val="00E512A0"/>
    <w:rPr>
      <w:sz w:val="20"/>
      <w:szCs w:val="20"/>
    </w:rPr>
  </w:style>
  <w:style w:type="paragraph" w:styleId="CommentSubject">
    <w:name w:val="annotation subject"/>
    <w:basedOn w:val="CommentText"/>
    <w:next w:val="CommentText"/>
    <w:link w:val="CommentSubjectChar"/>
    <w:uiPriority w:val="99"/>
    <w:semiHidden/>
    <w:unhideWhenUsed/>
    <w:rsid w:val="00E512A0"/>
    <w:rPr>
      <w:b/>
      <w:bCs/>
    </w:rPr>
  </w:style>
  <w:style w:type="character" w:customStyle="1" w:styleId="CommentSubjectChar">
    <w:name w:val="Comment Subject Char"/>
    <w:basedOn w:val="CommentTextChar"/>
    <w:link w:val="CommentSubject"/>
    <w:uiPriority w:val="99"/>
    <w:semiHidden/>
    <w:rsid w:val="00E512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471</Words>
  <Characters>2686</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 Van Acker</dc:creator>
  <cp:keywords/>
  <dc:description/>
  <cp:lastModifiedBy>Laurens Van Acker</cp:lastModifiedBy>
  <cp:revision>24</cp:revision>
  <dcterms:created xsi:type="dcterms:W3CDTF">2026-04-09T18:30:00Z</dcterms:created>
  <dcterms:modified xsi:type="dcterms:W3CDTF">2026-04-16T17:42:00Z</dcterms:modified>
</cp:coreProperties>
</file>